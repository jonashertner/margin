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settlement agreement</w:t>
      </w:r>
    </w:p>
    <w:p>
      <w:r>
        <w:t>Northern Quay Design Ltd and Linden Works Ltd agree to settle their dispute concerning a prototype delivery on the following terms.</w:t>
      </w:r>
    </w:p>
    <w:p>
      <w:pPr>
        <w:pStyle w:val="Heading1"/>
      </w:pPr>
      <w:r>
        <w:t>Settlement terms</w:t>
      </w:r>
    </w:p>
    <w:p w14:paraId="000003E8">
      <w:pPr>
        <w:numPr>
          <w:ilvl w:val="0"/>
          <w:numId w:val="88"/>
        </w:numPr>
      </w:pPr>
      <w:r>
        <w:t xml:space="preserve">The settlement covers the </w:t>
      </w:r>
      <w:commentRangeStart w:id="0"/>
      <w:r>
        <w:t xml:space="preserve">prototype delivery</w:t>
      </w:r>
      <w:commentRangeEnd w:id="0"/>
      <w:r>
        <w:commentReference w:id="0"/>
      </w:r>
      <w:r>
        <w:t xml:space="preserve"> identified in Schedule A. Neither party admits liability.</w:t>
      </w:r>
    </w:p>
    <w:p w14:paraId="000003E9">
      <w:pPr>
        <w:numPr>
          <w:ilvl w:val="0"/>
          <w:numId w:val="88"/>
        </w:numPr>
      </w:pPr>
      <w:r>
        <w:t xml:space="preserve">Linden Works Ltd shall pay CHF </w:t>
      </w:r>
      <w:commentRangeStart w:id="1"/>
      <w:del w:id="100" w:author="Mara Keller" w:date="2026-10-09T08:30:00Z">
        <w:r>
          <w:delText xml:space="preserve">48,000</w:delText>
        </w:r>
      </w:del>
      <w:ins w:id="101" w:author="Mara Keller" w:date="2026-10-09T08:30:00Z">
        <w:r>
          <w:t xml:space="preserve">52,000</w:t>
        </w:r>
      </w:ins>
      <w:commentRangeEnd w:id="1"/>
      <w:r>
        <w:commentReference w:id="1"/>
      </w:r>
      <w:r>
        <w:t xml:space="preserve"> within </w:t>
      </w:r>
      <w:del w:id="102" w:author="Mara Keller" w:date="2026-10-09T08:30:00Z">
        <w:r>
          <w:delText xml:space="preserve">20</w:delText>
        </w:r>
      </w:del>
      <w:ins w:id="103" w:author="Mara Keller" w:date="2026-10-09T08:30:00Z">
        <w:r>
          <w:t xml:space="preserve">30</w:t>
        </w:r>
      </w:ins>
      <w:r>
        <w:t xml:space="preserve"> days after both parties sign this agreement.</w:t>
      </w:r>
    </w:p>
    <w:p w14:paraId="000003EA">
      <w:pPr>
        <w:numPr>
          <w:ilvl w:val="0"/>
          <w:numId w:val="88"/>
        </w:numPr>
      </w:pPr>
      <w:r>
        <w:t>Any overdue amount bears simple interest at 4% per year from the day following the payment deadline.</w:t>
      </w:r>
      <w:r>
        <w:footnoteReference w:id="1"/>
      </w:r>
    </w:p>
    <w:p w14:paraId="000003EB">
      <w:pPr>
        <w:numPr>
          <w:ilvl w:val="0"/>
          <w:numId w:val="88"/>
        </w:numPr>
      </w:pPr>
      <w:r>
        <w:t xml:space="preserve">The parties shall keep the settlement terms</w:t>
      </w:r>
      <w:del w:id="104" w:author="Mara Keller" w:date="2026-10-09T08:30:00Z">
        <w:r>
          <w:delText xml:space="preserve">, including the existence of this agreement,</w:delText>
        </w:r>
      </w:del>
      <w:r>
        <w:t xml:space="preserve"> confidential except where disclosure is required by law.</w:t>
      </w:r>
    </w:p>
    <w:p w14:paraId="000003EC">
      <w:pPr>
        <w:numPr>
          <w:ilvl w:val="0"/>
          <w:numId w:val="88"/>
        </w:numPr>
        <w:rPr>
          <w:del w:id="106" w:author="Mara Keller" w:date="2026-10-09T08:30:00Z"/>
        </w:rPr>
      </w:pPr>
      <w:del w:id="105" w:author="Mara Keller" w:date="2026-10-09T08:30:00Z">
        <w:r>
          <w:delText xml:space="preserve">Each party may terminate this agreement on ten days of written notice before payment is made.</w:delText>
        </w:r>
      </w:del>
    </w:p>
    <w:p w14:paraId="000003ED">
      <w:pPr>
        <w:numPr>
          <w:ilvl w:val="0"/>
          <w:numId w:val="88"/>
        </w:numPr>
        <w:rPr>
          <w:ins w:id="108" w:author="Mara Keller" w:date="2026-10-09T08:30:00Z"/>
        </w:rPr>
      </w:pPr>
      <w:ins w:id="107" w:author="Mara Keller" w:date="2026-10-09T08:30:00Z">
        <w:r>
          <w:t xml:space="preserve">Neither party shall publish an announcement naming the other party without that party’s prior written consent.</w:t>
        </w:r>
      </w:ins>
    </w:p>
    <w:p w14:paraId="000003EE">
      <w:pPr>
        <w:numPr>
          <w:ilvl w:val="0"/>
          <w:numId w:val="88"/>
        </w:numPr>
      </w:pPr>
      <w:r>
        <w:t>The parties choose Swiss law and the courts of Basel for any dispute arising from this agreement.</w:t>
      </w:r>
    </w:p>
    <w:p>
      <w:pPr>
        <w:pStyle w:val="Heading1"/>
      </w:pPr>
      <w:r>
        <w:t>Execution</w:t>
      </w:r>
    </w:p>
    <w:p>
      <w:r>
        <w:t>Signed for Northern Quay Design Ltd: ____________________</w:t>
        <w:br/>
        <w:t>Signed for Linden Works Ltd: ____________________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Elias Brunner" w:date="2026-10-09T08:10:00Z" w:initials="EB">
    <w:p>
      <w:r>
        <w:t xml:space="preserve">Please confirm that Schedule A identifies the same delivery as the opening paragraph.</w:t>
      </w:r>
    </w:p>
  </w:comment>
  <w:comment w:id="1" w:author="Mara Keller" w:date="2026-10-09T08:30:00Z" w:initials="MK">
    <w:p>
      <w:r>
        <w:t xml:space="preserve">The revised sum includes the agreed testing costs. Please confirm the payment authority.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The interest rate is a fictional commercial term used solely for this example.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liofootnotes" Type="http://schemas.openxmlformats.org/officeDocument/2006/relationships/footnotes" Target="footnotes.xml"/><Relationship Id="rIdFolio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settlement agreement</dc:title>
  <dc:subject/>
  <dc:creator>Folio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