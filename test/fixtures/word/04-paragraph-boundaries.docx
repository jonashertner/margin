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notice provisions</w:t>
      </w:r>
    </w:p>
    <w:p>
      <w:r>
        <w:t>These provisions are used to test tracked paragraph boundaries.</w:t>
      </w:r>
    </w:p>
    <w:p>
      <w:pPr>
        <w:rPr>
          <w:ins w:id="200" w:author="Mara Keller" w:date="2026-10-09T08:30:00Z"/>
        </w:rPr>
      </w:pPr>
      <w:r>
        <w:t xml:space="preserve">Notices must be sent by email. </w:t>
      </w:r>
    </w:p>
    <w:p>
      <w:r>
        <w:t>A copy must be sent to the designated contact.</w:t>
      </w:r>
    </w:p>
    <w:p>
      <w:pPr>
        <w:rPr>
          <w:del w:id="201" w:author="Mara Keller" w:date="2026-10-09T08:30:00Z"/>
        </w:rPr>
      </w:pPr>
      <w:r>
        <w:t xml:space="preserve">Delivery is effective at 09:00. </w:t>
      </w:r>
    </w:p>
    <w:p>
      <w:r>
        <w:t>The receipt must be retained.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notice provisions</dc:title>
  <dc:subject/>
  <dc:creator>Folio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