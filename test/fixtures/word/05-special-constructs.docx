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Fictional special terms</w:t>
      </w:r>
    </w:p>
    <w:p>
      <w:r>
        <w:t>The following terms test content outside ordinary body paragraphs.</w:t>
      </w:r>
    </w:p>
    <w:p>
      <w:r>
        <w:t>The delivery location is specified in the following structured control.</w:t>
      </w:r>
    </w:p>
    <w:p>
      <w:sdt>
        <w:sdtPr>
          <w:alias w:val="Delivery location"/>
          <w:tag w:val="delivery_location"/>
        </w:sdtPr>
        <w:sdtContent>
          <w:r>
            <w:t xml:space="preserve">Delivery is at the north loading bay.</w:t>
          </w:r>
        </w:sdtContent>
      </w:sdt>
    </w:p>
    <w:p>
      <w:r>
        <w:t xml:space="preserve">Payment is governed by </w:t>
      </w:r>
      <w:bookmarkStart w:id="90" w:name="clause_payment"/>
      <w:r>
        <w:t xml:space="preserve">clause 2</w:t>
      </w:r>
      <w:bookmarkEnd w:id="90"/>
      <w:r>
        <w:t>.</w:t>
      </w:r>
    </w:p>
    <w:p>
      <w:r>
        <w:t xml:space="preserve">The payment provision is </w:t>
      </w:r>
      <w:fldSimple w:instr=" REF clause_payment \h ">
        <w:r>
          <w:t xml:space="preserve">clause 2</w:t>
        </w:r>
      </w:fldSimple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4730"/>
          </w:tcPr>
          <w:p>
            <w:r>
              <w:t>Milestone</w:t>
            </w:r>
          </w:p>
        </w:tc>
        <w:tc>
          <w:tcPr>
            <w:tcW w:type="dxa" w:w="4730"/>
          </w:tcPr>
          <w:p>
            <w:r>
              <w:t>Delivery</w:t>
            </w:r>
          </w:p>
        </w:tc>
      </w:tr>
      <w:tr>
        <w:trPr>
          <w:ins w:id="300" w:author="Mara Keller" w:date="2026-10-09T08:30:00Z"/>
        </w:trPr>
        <w:tc>
          <w:tcPr>
            <w:tcW w:type="dxa" w:w="4730"/>
          </w:tcPr>
          <w:p>
            <w:r>
              <w:t>Prototype</w:t>
            </w:r>
          </w:p>
        </w:tc>
        <w:tc>
          <w:tcPr>
            <w:tcW w:type="dxa" w:w="4730"/>
          </w:tcPr>
          <w:p>
            <w:r>
              <w:t>15 October 2026</w:t>
            </w:r>
          </w:p>
        </w:tc>
      </w:tr>
    </w:tbl>
    <w:p>
      <w:r>
        <w:pict>
          <v:shape id="TestTextbox" style="width:360pt;height:35pt">
            <v:textbox>
              <w:txbxContent>
                <w:p>
                  <w:r>
                    <w:t xml:space="preserve">Special term in a text box: delivery requires an appointment.</w:t>
                  </w:r>
                </w:p>
              </w:txbxContent>
            </v:textbox>
          </v:shape>
        </w:pict>
      </w:r>
    </w:p>
    <w:sectPr w:rsidR="00FC693F" w:rsidRPr="0006063C" w:rsidSect="00034616">
      <w:headerReference w:type="default" r:id="rId9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negotiation copy for the fictional parties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Fictional special terms</dc:title>
  <dc:subject/>
  <dc:creator>Folio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